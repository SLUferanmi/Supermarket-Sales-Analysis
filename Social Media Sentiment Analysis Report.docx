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32AB2" w14:textId="7491212E" w:rsidR="0045275D" w:rsidRPr="005A068C" w:rsidRDefault="0045275D">
      <w:pPr>
        <w:spacing w:line="259" w:lineRule="auto"/>
        <w:ind w:left="720" w:hanging="360"/>
        <w:jc w:val="center"/>
        <w:rPr>
          <w:rFonts w:ascii="Arial" w:hAnsi="Arial" w:cs="Arial"/>
          <w:b/>
          <w:sz w:val="32"/>
          <w:szCs w:val="32"/>
          <w:rPrChange w:id="0" w:author="Oluwaferanmi Jaiyeoba" w:date="2024-11-11T10:12:00Z">
            <w:rPr>
              <w:rFonts w:ascii="Arial" w:hAnsi="Arial" w:cs="Arial"/>
              <w:sz w:val="28"/>
              <w:szCs w:val="28"/>
            </w:rPr>
          </w:rPrChange>
        </w:rPr>
        <w:pPrChange w:id="1" w:author="Oluwaferanmi Jaiyeoba" w:date="2024-11-11T10:12:00Z">
          <w:pPr>
            <w:spacing w:line="259" w:lineRule="auto"/>
            <w:ind w:left="720" w:hanging="360"/>
          </w:pPr>
        </w:pPrChange>
      </w:pPr>
      <w:r w:rsidRPr="005A068C">
        <w:rPr>
          <w:rFonts w:ascii="Arial" w:hAnsi="Arial" w:cs="Arial"/>
          <w:b/>
          <w:sz w:val="32"/>
          <w:szCs w:val="32"/>
          <w:rPrChange w:id="2" w:author="Oluwaferanmi Jaiyeoba" w:date="2024-11-11T10:12:00Z">
            <w:rPr>
              <w:rFonts w:ascii="Arial" w:hAnsi="Arial" w:cs="Arial"/>
              <w:sz w:val="28"/>
              <w:szCs w:val="28"/>
            </w:rPr>
          </w:rPrChange>
        </w:rPr>
        <w:t>Social Media Sentiment Analysis Report</w:t>
      </w:r>
    </w:p>
    <w:p w14:paraId="54A0879E" w14:textId="17DC373F" w:rsidR="0045275D" w:rsidRPr="005A068C" w:rsidRDefault="0045275D" w:rsidP="0045275D">
      <w:pPr>
        <w:pStyle w:val="ListParagraph"/>
        <w:numPr>
          <w:ilvl w:val="0"/>
          <w:numId w:val="1"/>
        </w:numPr>
        <w:spacing w:line="259" w:lineRule="auto"/>
        <w:rPr>
          <w:rFonts w:ascii="Arial" w:hAnsi="Arial" w:cs="Arial"/>
          <w:b/>
          <w:bCs/>
          <w:sz w:val="32"/>
          <w:szCs w:val="32"/>
        </w:rPr>
      </w:pPr>
      <w:r w:rsidRPr="005A068C">
        <w:rPr>
          <w:rFonts w:ascii="Arial" w:hAnsi="Arial" w:cs="Arial"/>
          <w:b/>
          <w:bCs/>
          <w:sz w:val="32"/>
          <w:szCs w:val="32"/>
        </w:rPr>
        <w:t>Introduction</w:t>
      </w:r>
    </w:p>
    <w:p w14:paraId="1686F2DF" w14:textId="33DC1ED2" w:rsidR="00DA49DF" w:rsidRPr="005A068C" w:rsidRDefault="00DA49DF" w:rsidP="00DA49DF">
      <w:pPr>
        <w:spacing w:line="259" w:lineRule="auto"/>
        <w:rPr>
          <w:rFonts w:ascii="Arial" w:hAnsi="Arial" w:cs="Arial"/>
          <w:sz w:val="28"/>
          <w:szCs w:val="28"/>
        </w:rPr>
      </w:pPr>
      <w:r w:rsidRPr="005A068C">
        <w:rPr>
          <w:rFonts w:ascii="Arial" w:hAnsi="Arial" w:cs="Arial"/>
          <w:sz w:val="28"/>
          <w:szCs w:val="28"/>
        </w:rPr>
        <w:t xml:space="preserve">This report provides </w:t>
      </w:r>
      <w:r w:rsidR="00B3020B" w:rsidRPr="005A068C">
        <w:rPr>
          <w:rFonts w:ascii="Arial" w:hAnsi="Arial" w:cs="Arial"/>
          <w:sz w:val="28"/>
          <w:szCs w:val="28"/>
        </w:rPr>
        <w:t xml:space="preserve">a </w:t>
      </w:r>
      <w:r w:rsidRPr="005A068C">
        <w:rPr>
          <w:rFonts w:ascii="Arial" w:hAnsi="Arial" w:cs="Arial"/>
          <w:sz w:val="28"/>
          <w:szCs w:val="28"/>
        </w:rPr>
        <w:t xml:space="preserve">detailed, in-depth analysis of Social Media Sentiment factors such as Engagement Trends, user demographics, sentiment posts trends, and Post Types. By using analytics tools like SQL and Power BI, the analysis carried out shows and uncovers certain </w:t>
      </w:r>
      <w:r w:rsidR="00174294" w:rsidRPr="005A068C">
        <w:rPr>
          <w:rFonts w:ascii="Arial" w:hAnsi="Arial" w:cs="Arial"/>
          <w:sz w:val="28"/>
          <w:szCs w:val="28"/>
        </w:rPr>
        <w:t>behavioural</w:t>
      </w:r>
      <w:r w:rsidRPr="005A068C">
        <w:rPr>
          <w:rFonts w:ascii="Arial" w:hAnsi="Arial" w:cs="Arial"/>
          <w:sz w:val="28"/>
          <w:szCs w:val="28"/>
        </w:rPr>
        <w:t xml:space="preserve"> trends of users, which will help tremendously </w:t>
      </w:r>
      <w:r w:rsidR="00D067ED" w:rsidRPr="005A068C">
        <w:rPr>
          <w:rFonts w:ascii="Arial" w:hAnsi="Arial" w:cs="Arial"/>
          <w:sz w:val="28"/>
          <w:szCs w:val="28"/>
        </w:rPr>
        <w:t xml:space="preserve">to </w:t>
      </w:r>
      <w:r w:rsidR="00B3020B" w:rsidRPr="005A068C">
        <w:rPr>
          <w:rFonts w:ascii="Arial" w:hAnsi="Arial" w:cs="Arial"/>
          <w:sz w:val="28"/>
          <w:szCs w:val="28"/>
        </w:rPr>
        <w:t>increase engagement</w:t>
      </w:r>
      <w:r w:rsidR="00D067ED" w:rsidRPr="005A068C">
        <w:rPr>
          <w:rFonts w:ascii="Arial" w:hAnsi="Arial" w:cs="Arial"/>
          <w:sz w:val="28"/>
          <w:szCs w:val="28"/>
        </w:rPr>
        <w:t xml:space="preserve"> with social media platforms. This report, which is detailed and well-ordered information from the analysis, will also help by providing intriguing, and amazing insights based on the analysis carried out</w:t>
      </w:r>
    </w:p>
    <w:p w14:paraId="7B2C64A7" w14:textId="77777777" w:rsidR="0045275D" w:rsidRPr="005A068C" w:rsidRDefault="0045275D" w:rsidP="0045275D">
      <w:pPr>
        <w:pStyle w:val="ListParagraph"/>
        <w:numPr>
          <w:ilvl w:val="0"/>
          <w:numId w:val="1"/>
        </w:numPr>
        <w:spacing w:line="259" w:lineRule="auto"/>
        <w:rPr>
          <w:rFonts w:ascii="Arial" w:hAnsi="Arial" w:cs="Arial"/>
          <w:b/>
          <w:bCs/>
          <w:sz w:val="32"/>
          <w:szCs w:val="32"/>
        </w:rPr>
      </w:pPr>
      <w:r w:rsidRPr="005A068C">
        <w:rPr>
          <w:rFonts w:ascii="Arial" w:hAnsi="Arial" w:cs="Arial"/>
          <w:b/>
          <w:bCs/>
          <w:sz w:val="32"/>
          <w:szCs w:val="32"/>
        </w:rPr>
        <w:t>Objectives</w:t>
      </w:r>
    </w:p>
    <w:p w14:paraId="707BAE7A" w14:textId="40A39E5D" w:rsidR="00D067ED" w:rsidRPr="005A068C" w:rsidRDefault="00D067ED" w:rsidP="00D067ED">
      <w:pPr>
        <w:spacing w:line="259" w:lineRule="auto"/>
        <w:rPr>
          <w:rFonts w:ascii="Arial" w:hAnsi="Arial" w:cs="Arial"/>
          <w:sz w:val="28"/>
          <w:szCs w:val="28"/>
        </w:rPr>
      </w:pPr>
      <w:r w:rsidRPr="005A068C">
        <w:rPr>
          <w:rFonts w:ascii="Arial" w:hAnsi="Arial" w:cs="Arial"/>
          <w:sz w:val="28"/>
          <w:szCs w:val="28"/>
        </w:rPr>
        <w:t xml:space="preserve">The main objectives of the analysis carried </w:t>
      </w:r>
      <w:r w:rsidR="00B3020B" w:rsidRPr="005A068C">
        <w:rPr>
          <w:rFonts w:ascii="Arial" w:hAnsi="Arial" w:cs="Arial"/>
          <w:sz w:val="28"/>
          <w:szCs w:val="28"/>
        </w:rPr>
        <w:t xml:space="preserve">out </w:t>
      </w:r>
      <w:r w:rsidRPr="005A068C">
        <w:rPr>
          <w:rFonts w:ascii="Arial" w:hAnsi="Arial" w:cs="Arial"/>
          <w:sz w:val="28"/>
          <w:szCs w:val="28"/>
        </w:rPr>
        <w:t>on social media sentiments are:</w:t>
      </w:r>
    </w:p>
    <w:p w14:paraId="1FDCD50F" w14:textId="6B267F5F" w:rsidR="00D067ED" w:rsidRPr="005A068C" w:rsidRDefault="00D067ED" w:rsidP="00D067ED">
      <w:pPr>
        <w:pStyle w:val="ListParagraph"/>
        <w:numPr>
          <w:ilvl w:val="0"/>
          <w:numId w:val="2"/>
        </w:numPr>
        <w:spacing w:line="259" w:lineRule="auto"/>
        <w:rPr>
          <w:rFonts w:ascii="Arial" w:hAnsi="Arial" w:cs="Arial"/>
          <w:sz w:val="28"/>
          <w:szCs w:val="28"/>
        </w:rPr>
      </w:pPr>
      <w:r w:rsidRPr="005A068C">
        <w:rPr>
          <w:rFonts w:ascii="Arial" w:hAnsi="Arial" w:cs="Arial"/>
          <w:sz w:val="28"/>
          <w:szCs w:val="28"/>
        </w:rPr>
        <w:t>To identify times (hourly and overall overtime) in which posts tend to get more engagements</w:t>
      </w:r>
    </w:p>
    <w:p w14:paraId="5187105D" w14:textId="3A976F05" w:rsidR="002D42E3" w:rsidRPr="005A068C" w:rsidRDefault="000024D5" w:rsidP="00D067ED">
      <w:pPr>
        <w:pStyle w:val="ListParagraph"/>
        <w:numPr>
          <w:ilvl w:val="0"/>
          <w:numId w:val="2"/>
        </w:numPr>
        <w:spacing w:line="259" w:lineRule="auto"/>
        <w:rPr>
          <w:rFonts w:ascii="Arial" w:hAnsi="Arial" w:cs="Arial"/>
          <w:sz w:val="28"/>
          <w:szCs w:val="28"/>
        </w:rPr>
      </w:pPr>
      <w:r w:rsidRPr="005A068C">
        <w:rPr>
          <w:rFonts w:ascii="Arial" w:hAnsi="Arial" w:cs="Arial"/>
          <w:sz w:val="28"/>
          <w:szCs w:val="28"/>
        </w:rPr>
        <w:t xml:space="preserve">To uncover the sentiment pattern for all </w:t>
      </w:r>
      <w:r w:rsidR="00B3020B" w:rsidRPr="005A068C">
        <w:rPr>
          <w:rFonts w:ascii="Arial" w:hAnsi="Arial" w:cs="Arial"/>
          <w:sz w:val="28"/>
          <w:szCs w:val="28"/>
        </w:rPr>
        <w:t>post</w:t>
      </w:r>
      <w:r w:rsidRPr="005A068C">
        <w:rPr>
          <w:rFonts w:ascii="Arial" w:hAnsi="Arial" w:cs="Arial"/>
          <w:sz w:val="28"/>
          <w:szCs w:val="28"/>
        </w:rPr>
        <w:t xml:space="preserve"> types</w:t>
      </w:r>
    </w:p>
    <w:p w14:paraId="4EF7B7AB" w14:textId="2EE423D7" w:rsidR="009A74A1" w:rsidRPr="005A068C" w:rsidRDefault="003F6758" w:rsidP="00D067ED">
      <w:pPr>
        <w:pStyle w:val="ListParagraph"/>
        <w:numPr>
          <w:ilvl w:val="0"/>
          <w:numId w:val="2"/>
        </w:numPr>
        <w:spacing w:line="259" w:lineRule="auto"/>
        <w:rPr>
          <w:rFonts w:ascii="Arial" w:hAnsi="Arial" w:cs="Arial"/>
          <w:sz w:val="28"/>
          <w:szCs w:val="28"/>
        </w:rPr>
      </w:pPr>
      <w:r w:rsidRPr="005A068C">
        <w:rPr>
          <w:rFonts w:ascii="Arial" w:hAnsi="Arial" w:cs="Arial"/>
          <w:sz w:val="28"/>
          <w:szCs w:val="28"/>
        </w:rPr>
        <w:t>To analyze the engagement rate with different post types</w:t>
      </w:r>
    </w:p>
    <w:p w14:paraId="49D32E83" w14:textId="150248D1" w:rsidR="00D91377" w:rsidRPr="005A068C" w:rsidRDefault="00D91377" w:rsidP="00D067ED">
      <w:pPr>
        <w:pStyle w:val="ListParagraph"/>
        <w:numPr>
          <w:ilvl w:val="0"/>
          <w:numId w:val="2"/>
        </w:numPr>
        <w:spacing w:line="259" w:lineRule="auto"/>
        <w:rPr>
          <w:rFonts w:ascii="Arial" w:hAnsi="Arial" w:cs="Arial"/>
          <w:sz w:val="28"/>
          <w:szCs w:val="28"/>
        </w:rPr>
      </w:pPr>
      <w:r w:rsidRPr="005A068C">
        <w:rPr>
          <w:rFonts w:ascii="Arial" w:hAnsi="Arial" w:cs="Arial"/>
          <w:sz w:val="28"/>
          <w:szCs w:val="28"/>
        </w:rPr>
        <w:t xml:space="preserve">To identify how followers count relates </w:t>
      </w:r>
      <w:r w:rsidR="00B3020B" w:rsidRPr="005A068C">
        <w:rPr>
          <w:rFonts w:ascii="Arial" w:hAnsi="Arial" w:cs="Arial"/>
          <w:sz w:val="28"/>
          <w:szCs w:val="28"/>
        </w:rPr>
        <w:t>to</w:t>
      </w:r>
      <w:r w:rsidRPr="005A068C">
        <w:rPr>
          <w:rFonts w:ascii="Arial" w:hAnsi="Arial" w:cs="Arial"/>
          <w:sz w:val="28"/>
          <w:szCs w:val="28"/>
        </w:rPr>
        <w:t xml:space="preserve"> sentiment label</w:t>
      </w:r>
    </w:p>
    <w:p w14:paraId="37E89D05" w14:textId="7FAABFA7" w:rsidR="00D91377" w:rsidRPr="005A068C" w:rsidRDefault="00D91377" w:rsidP="00D067ED">
      <w:pPr>
        <w:pStyle w:val="ListParagraph"/>
        <w:numPr>
          <w:ilvl w:val="0"/>
          <w:numId w:val="2"/>
        </w:numPr>
        <w:spacing w:line="259" w:lineRule="auto"/>
        <w:rPr>
          <w:rFonts w:ascii="Arial" w:hAnsi="Arial" w:cs="Arial"/>
          <w:sz w:val="28"/>
          <w:szCs w:val="28"/>
        </w:rPr>
      </w:pPr>
      <w:r w:rsidRPr="005A068C">
        <w:rPr>
          <w:rFonts w:ascii="Arial" w:hAnsi="Arial" w:cs="Arial"/>
          <w:sz w:val="28"/>
          <w:szCs w:val="28"/>
        </w:rPr>
        <w:t xml:space="preserve">To give recommendations for improving engagements and follower count across different social media platforms </w:t>
      </w:r>
    </w:p>
    <w:p w14:paraId="711E65A8" w14:textId="77777777" w:rsidR="0045275D" w:rsidRPr="005A068C" w:rsidRDefault="0045275D" w:rsidP="0045275D">
      <w:pPr>
        <w:pStyle w:val="ListParagraph"/>
        <w:numPr>
          <w:ilvl w:val="0"/>
          <w:numId w:val="1"/>
        </w:numPr>
        <w:spacing w:line="259" w:lineRule="auto"/>
        <w:rPr>
          <w:rFonts w:ascii="Arial" w:hAnsi="Arial" w:cs="Arial"/>
          <w:sz w:val="28"/>
          <w:szCs w:val="28"/>
        </w:rPr>
      </w:pPr>
      <w:r w:rsidRPr="005A068C">
        <w:rPr>
          <w:rFonts w:ascii="Arial" w:hAnsi="Arial" w:cs="Arial"/>
          <w:sz w:val="28"/>
          <w:szCs w:val="28"/>
        </w:rPr>
        <w:t>Data collection and Transformation</w:t>
      </w:r>
    </w:p>
    <w:p w14:paraId="164F9521" w14:textId="2E865845" w:rsidR="002A558A" w:rsidRPr="005A068C" w:rsidRDefault="00AD0835" w:rsidP="00AD0835">
      <w:pPr>
        <w:spacing w:line="259" w:lineRule="auto"/>
        <w:rPr>
          <w:rFonts w:ascii="Arial" w:hAnsi="Arial" w:cs="Arial"/>
          <w:sz w:val="28"/>
          <w:szCs w:val="28"/>
        </w:rPr>
      </w:pPr>
      <w:r w:rsidRPr="005A068C">
        <w:rPr>
          <w:rFonts w:ascii="Arial" w:hAnsi="Arial" w:cs="Arial"/>
          <w:sz w:val="28"/>
          <w:szCs w:val="28"/>
        </w:rPr>
        <w:t xml:space="preserve">The analysis </w:t>
      </w:r>
      <w:r w:rsidR="00B3020B" w:rsidRPr="005A068C">
        <w:rPr>
          <w:rFonts w:ascii="Arial" w:hAnsi="Arial" w:cs="Arial"/>
          <w:sz w:val="28"/>
          <w:szCs w:val="28"/>
        </w:rPr>
        <w:t xml:space="preserve">was carried out using a dataset obtained from Kaggle. The original and actual data before cleaning and analysis contained information about posts made, user follower counts, engagement rate, date and time the post was made, and sentiments attached to the </w:t>
      </w:r>
      <w:r w:rsidR="002A558A" w:rsidRPr="005A068C">
        <w:rPr>
          <w:rFonts w:ascii="Arial" w:hAnsi="Arial" w:cs="Arial"/>
          <w:sz w:val="28"/>
          <w:szCs w:val="28"/>
        </w:rPr>
        <w:t>posts.</w:t>
      </w:r>
    </w:p>
    <w:p w14:paraId="5896B3A5" w14:textId="51003C13" w:rsidR="002A558A" w:rsidRPr="005A068C" w:rsidRDefault="002A558A" w:rsidP="00AD0835">
      <w:pPr>
        <w:spacing w:line="259" w:lineRule="auto"/>
        <w:rPr>
          <w:rFonts w:ascii="Arial" w:hAnsi="Arial" w:cs="Arial"/>
          <w:sz w:val="28"/>
          <w:szCs w:val="28"/>
        </w:rPr>
      </w:pPr>
      <w:r w:rsidRPr="005A068C">
        <w:rPr>
          <w:rFonts w:ascii="Arial" w:hAnsi="Arial" w:cs="Arial"/>
          <w:sz w:val="28"/>
          <w:szCs w:val="28"/>
        </w:rPr>
        <w:t>Steps taken towards transforming the data were as follows:</w:t>
      </w:r>
    </w:p>
    <w:p w14:paraId="13A60E4B" w14:textId="05899ED6" w:rsidR="007771E8" w:rsidRPr="005A068C" w:rsidRDefault="002A558A" w:rsidP="00AD0835">
      <w:pPr>
        <w:spacing w:line="259" w:lineRule="auto"/>
        <w:rPr>
          <w:rFonts w:ascii="Arial" w:hAnsi="Arial" w:cs="Arial"/>
          <w:sz w:val="28"/>
          <w:szCs w:val="28"/>
        </w:rPr>
      </w:pPr>
      <w:r w:rsidRPr="005A068C">
        <w:rPr>
          <w:rFonts w:ascii="Arial" w:hAnsi="Arial" w:cs="Arial"/>
          <w:b/>
          <w:bCs/>
          <w:sz w:val="28"/>
          <w:szCs w:val="28"/>
        </w:rPr>
        <w:t>Data Cleaning</w:t>
      </w:r>
      <w:r w:rsidRPr="005A068C">
        <w:rPr>
          <w:rFonts w:ascii="Arial" w:hAnsi="Arial" w:cs="Arial"/>
          <w:sz w:val="28"/>
          <w:szCs w:val="28"/>
        </w:rPr>
        <w:t xml:space="preserve">: The dataset was cleaned in SQL using the Microsoft SQL server in Visual Studio Code. Although there were no duplicates, </w:t>
      </w:r>
      <w:r w:rsidR="007771E8" w:rsidRPr="005A068C">
        <w:rPr>
          <w:rFonts w:ascii="Arial" w:hAnsi="Arial" w:cs="Arial"/>
          <w:sz w:val="28"/>
          <w:szCs w:val="28"/>
        </w:rPr>
        <w:t>some data formats</w:t>
      </w:r>
      <w:r w:rsidRPr="005A068C">
        <w:rPr>
          <w:rFonts w:ascii="Arial" w:hAnsi="Arial" w:cs="Arial"/>
          <w:sz w:val="28"/>
          <w:szCs w:val="28"/>
        </w:rPr>
        <w:t xml:space="preserve"> needed to be changed, </w:t>
      </w:r>
      <w:r w:rsidR="007771E8" w:rsidRPr="005A068C">
        <w:rPr>
          <w:rFonts w:ascii="Arial" w:hAnsi="Arial" w:cs="Arial"/>
          <w:sz w:val="28"/>
          <w:szCs w:val="28"/>
        </w:rPr>
        <w:t xml:space="preserve">such as </w:t>
      </w:r>
      <w:r w:rsidRPr="005A068C">
        <w:rPr>
          <w:rFonts w:ascii="Arial" w:hAnsi="Arial" w:cs="Arial"/>
          <w:sz w:val="28"/>
          <w:szCs w:val="28"/>
        </w:rPr>
        <w:t xml:space="preserve">replacing some </w:t>
      </w:r>
      <w:r w:rsidR="007771E8" w:rsidRPr="005A068C">
        <w:rPr>
          <w:rFonts w:ascii="Arial" w:hAnsi="Arial" w:cs="Arial"/>
          <w:sz w:val="28"/>
          <w:szCs w:val="28"/>
        </w:rPr>
        <w:t>values with their full form, separating the date and time columns, eliminating redundant columns, and many more. There were however no missing values</w:t>
      </w:r>
      <w:r w:rsidR="00B3020B" w:rsidRPr="005A068C">
        <w:rPr>
          <w:rFonts w:ascii="Arial" w:hAnsi="Arial" w:cs="Arial"/>
          <w:sz w:val="28"/>
          <w:szCs w:val="28"/>
        </w:rPr>
        <w:t>.</w:t>
      </w:r>
    </w:p>
    <w:p w14:paraId="781AB9E9" w14:textId="626FCCFC" w:rsidR="007771E8" w:rsidRPr="005A068C" w:rsidRDefault="007771E8" w:rsidP="00AD0835">
      <w:pPr>
        <w:spacing w:line="259" w:lineRule="auto"/>
        <w:rPr>
          <w:rFonts w:ascii="Arial" w:hAnsi="Arial" w:cs="Arial"/>
          <w:sz w:val="28"/>
          <w:szCs w:val="28"/>
        </w:rPr>
      </w:pPr>
      <w:r w:rsidRPr="005A068C">
        <w:rPr>
          <w:rFonts w:ascii="Arial" w:hAnsi="Arial" w:cs="Arial"/>
          <w:b/>
          <w:bCs/>
          <w:sz w:val="28"/>
          <w:szCs w:val="28"/>
        </w:rPr>
        <w:lastRenderedPageBreak/>
        <w:t>Data Preparation</w:t>
      </w:r>
      <w:r w:rsidRPr="005A068C">
        <w:rPr>
          <w:rFonts w:ascii="Arial" w:hAnsi="Arial" w:cs="Arial"/>
          <w:sz w:val="28"/>
          <w:szCs w:val="28"/>
        </w:rPr>
        <w:t xml:space="preserve">: This stage was done in Power BI. This tool was used to create new columns to </w:t>
      </w:r>
      <w:r w:rsidR="002F4BEF" w:rsidRPr="005A068C">
        <w:rPr>
          <w:rFonts w:ascii="Arial" w:hAnsi="Arial" w:cs="Arial"/>
          <w:sz w:val="28"/>
          <w:szCs w:val="28"/>
        </w:rPr>
        <w:t xml:space="preserve">perform calculations and enhance the reach of the analysis. Some columns are </w:t>
      </w:r>
      <w:r w:rsidR="00ED02FD" w:rsidRPr="005A068C">
        <w:rPr>
          <w:rFonts w:ascii="Arial" w:hAnsi="Arial" w:cs="Arial"/>
          <w:sz w:val="28"/>
          <w:szCs w:val="28"/>
        </w:rPr>
        <w:t xml:space="preserve">Post Date, Post Time, Total </w:t>
      </w:r>
      <w:r w:rsidR="00AE30BF" w:rsidRPr="005A068C">
        <w:rPr>
          <w:rFonts w:ascii="Arial" w:hAnsi="Arial" w:cs="Arial"/>
          <w:sz w:val="28"/>
          <w:szCs w:val="28"/>
        </w:rPr>
        <w:t>E</w:t>
      </w:r>
      <w:r w:rsidR="00ED02FD" w:rsidRPr="005A068C">
        <w:rPr>
          <w:rFonts w:ascii="Arial" w:hAnsi="Arial" w:cs="Arial"/>
          <w:sz w:val="28"/>
          <w:szCs w:val="28"/>
        </w:rPr>
        <w:t>ngagements</w:t>
      </w:r>
      <w:r w:rsidR="00AE30BF" w:rsidRPr="005A068C">
        <w:rPr>
          <w:rFonts w:ascii="Arial" w:hAnsi="Arial" w:cs="Arial"/>
          <w:sz w:val="28"/>
          <w:szCs w:val="28"/>
        </w:rPr>
        <w:t xml:space="preserve">, Average Engagements, </w:t>
      </w:r>
      <w:r w:rsidR="00174294" w:rsidRPr="005A068C">
        <w:rPr>
          <w:rFonts w:ascii="Arial" w:hAnsi="Arial" w:cs="Arial"/>
          <w:sz w:val="28"/>
          <w:szCs w:val="28"/>
        </w:rPr>
        <w:t>Day of Week</w:t>
      </w:r>
      <w:r w:rsidR="00AE30BF" w:rsidRPr="005A068C">
        <w:rPr>
          <w:rFonts w:ascii="Arial" w:hAnsi="Arial" w:cs="Arial"/>
          <w:sz w:val="28"/>
          <w:szCs w:val="28"/>
        </w:rPr>
        <w:t>, and so on.</w:t>
      </w:r>
    </w:p>
    <w:p w14:paraId="0D3E4D38" w14:textId="4CE32A4C" w:rsidR="00AE30BF" w:rsidRPr="005A068C" w:rsidRDefault="00AE30BF" w:rsidP="00AD0835">
      <w:pPr>
        <w:spacing w:line="259" w:lineRule="auto"/>
        <w:rPr>
          <w:rFonts w:ascii="Arial" w:hAnsi="Arial" w:cs="Arial"/>
          <w:sz w:val="28"/>
          <w:szCs w:val="28"/>
        </w:rPr>
      </w:pPr>
      <w:r w:rsidRPr="005A068C">
        <w:rPr>
          <w:rFonts w:ascii="Arial" w:hAnsi="Arial" w:cs="Arial"/>
          <w:b/>
          <w:bCs/>
          <w:sz w:val="28"/>
          <w:szCs w:val="28"/>
        </w:rPr>
        <w:t xml:space="preserve">Data </w:t>
      </w:r>
      <w:r w:rsidR="00174294" w:rsidRPr="005A068C">
        <w:rPr>
          <w:rFonts w:ascii="Arial" w:hAnsi="Arial" w:cs="Arial"/>
          <w:b/>
          <w:bCs/>
          <w:sz w:val="28"/>
          <w:szCs w:val="28"/>
        </w:rPr>
        <w:t>Visualization</w:t>
      </w:r>
      <w:r w:rsidRPr="005A068C">
        <w:rPr>
          <w:rFonts w:ascii="Arial" w:hAnsi="Arial" w:cs="Arial"/>
          <w:b/>
          <w:bCs/>
          <w:sz w:val="28"/>
          <w:szCs w:val="28"/>
        </w:rPr>
        <w:t>:</w:t>
      </w:r>
      <w:r w:rsidRPr="005A068C">
        <w:rPr>
          <w:rFonts w:ascii="Arial" w:hAnsi="Arial" w:cs="Arial"/>
          <w:sz w:val="28"/>
          <w:szCs w:val="28"/>
        </w:rPr>
        <w:t xml:space="preserve"> Power BI was then used to perform </w:t>
      </w:r>
      <w:r w:rsidR="00174294" w:rsidRPr="005A068C">
        <w:rPr>
          <w:rFonts w:ascii="Arial" w:hAnsi="Arial" w:cs="Arial"/>
          <w:sz w:val="28"/>
          <w:szCs w:val="28"/>
        </w:rPr>
        <w:t>interactive data analysis, by using several visualizations to identify trends in social media sentiments</w:t>
      </w:r>
    </w:p>
    <w:p w14:paraId="4DB34AC1" w14:textId="3F74C5E2" w:rsidR="00174294" w:rsidRPr="005A068C" w:rsidRDefault="0045275D" w:rsidP="00174294">
      <w:pPr>
        <w:pStyle w:val="ListParagraph"/>
        <w:numPr>
          <w:ilvl w:val="0"/>
          <w:numId w:val="1"/>
        </w:numPr>
        <w:spacing w:line="259" w:lineRule="auto"/>
        <w:rPr>
          <w:rFonts w:ascii="Arial" w:hAnsi="Arial" w:cs="Arial"/>
          <w:b/>
          <w:bCs/>
          <w:sz w:val="32"/>
          <w:szCs w:val="32"/>
        </w:rPr>
      </w:pPr>
      <w:r w:rsidRPr="005A068C">
        <w:rPr>
          <w:rFonts w:ascii="Arial" w:hAnsi="Arial" w:cs="Arial"/>
          <w:b/>
          <w:bCs/>
          <w:sz w:val="32"/>
          <w:szCs w:val="32"/>
        </w:rPr>
        <w:t>Methodology</w:t>
      </w:r>
      <w:r w:rsidR="003056E3" w:rsidRPr="005A068C">
        <w:rPr>
          <w:rFonts w:ascii="Arial" w:hAnsi="Arial" w:cs="Arial"/>
          <w:b/>
          <w:bCs/>
          <w:sz w:val="32"/>
          <w:szCs w:val="32"/>
        </w:rPr>
        <w:t>:</w:t>
      </w:r>
    </w:p>
    <w:p w14:paraId="6E3C4E2B" w14:textId="6C0F3539" w:rsidR="00C47447" w:rsidRPr="005A068C" w:rsidRDefault="00C47447" w:rsidP="00C47447">
      <w:pPr>
        <w:spacing w:line="259" w:lineRule="auto"/>
        <w:rPr>
          <w:rFonts w:ascii="Arial" w:hAnsi="Arial" w:cs="Arial"/>
          <w:sz w:val="28"/>
          <w:szCs w:val="28"/>
        </w:rPr>
      </w:pPr>
      <w:r w:rsidRPr="005A068C">
        <w:rPr>
          <w:rFonts w:ascii="Arial" w:hAnsi="Arial" w:cs="Arial"/>
          <w:sz w:val="28"/>
          <w:szCs w:val="28"/>
        </w:rPr>
        <w:t>The following methodology included the following key steps:</w:t>
      </w:r>
    </w:p>
    <w:p w14:paraId="41907B64" w14:textId="0A19FBF6" w:rsidR="00C47447" w:rsidRPr="005A068C" w:rsidRDefault="00C47447" w:rsidP="00C47447">
      <w:pPr>
        <w:pStyle w:val="ListParagraph"/>
        <w:numPr>
          <w:ilvl w:val="0"/>
          <w:numId w:val="4"/>
        </w:numPr>
        <w:spacing w:line="259" w:lineRule="auto"/>
        <w:rPr>
          <w:rFonts w:ascii="Arial" w:hAnsi="Arial" w:cs="Arial"/>
          <w:sz w:val="28"/>
          <w:szCs w:val="28"/>
        </w:rPr>
      </w:pPr>
      <w:r w:rsidRPr="005A068C">
        <w:rPr>
          <w:rFonts w:ascii="Arial" w:hAnsi="Arial" w:cs="Arial"/>
          <w:sz w:val="28"/>
          <w:szCs w:val="28"/>
        </w:rPr>
        <w:t xml:space="preserve">Engagement Analysis: an in-depth analysis </w:t>
      </w:r>
      <w:r w:rsidR="00B3020B" w:rsidRPr="005A068C">
        <w:rPr>
          <w:rFonts w:ascii="Arial" w:hAnsi="Arial" w:cs="Arial"/>
          <w:sz w:val="28"/>
          <w:szCs w:val="28"/>
        </w:rPr>
        <w:t>of</w:t>
      </w:r>
      <w:r w:rsidRPr="005A068C">
        <w:rPr>
          <w:rFonts w:ascii="Arial" w:hAnsi="Arial" w:cs="Arial"/>
          <w:sz w:val="28"/>
          <w:szCs w:val="28"/>
        </w:rPr>
        <w:t xml:space="preserve"> engagement was carried out to understand the pattern in</w:t>
      </w:r>
      <w:r w:rsidR="00D91FEE" w:rsidRPr="005A068C">
        <w:rPr>
          <w:rFonts w:ascii="Arial" w:hAnsi="Arial" w:cs="Arial"/>
          <w:sz w:val="28"/>
          <w:szCs w:val="28"/>
        </w:rPr>
        <w:t xml:space="preserve"> </w:t>
      </w:r>
      <w:r w:rsidRPr="005A068C">
        <w:rPr>
          <w:rFonts w:ascii="Arial" w:hAnsi="Arial" w:cs="Arial"/>
          <w:sz w:val="28"/>
          <w:szCs w:val="28"/>
        </w:rPr>
        <w:t>which user</w:t>
      </w:r>
      <w:r w:rsidR="00D91FEE" w:rsidRPr="005A068C">
        <w:rPr>
          <w:rFonts w:ascii="Arial" w:hAnsi="Arial" w:cs="Arial"/>
          <w:sz w:val="28"/>
          <w:szCs w:val="28"/>
        </w:rPr>
        <w:t xml:space="preserve"> </w:t>
      </w:r>
      <w:r w:rsidRPr="005A068C">
        <w:rPr>
          <w:rFonts w:ascii="Arial" w:hAnsi="Arial" w:cs="Arial"/>
          <w:sz w:val="28"/>
          <w:szCs w:val="28"/>
        </w:rPr>
        <w:t>engagem</w:t>
      </w:r>
      <w:r w:rsidR="00D91FEE" w:rsidRPr="005A068C">
        <w:rPr>
          <w:rFonts w:ascii="Arial" w:hAnsi="Arial" w:cs="Arial"/>
          <w:sz w:val="28"/>
          <w:szCs w:val="28"/>
        </w:rPr>
        <w:t>ent patterns. This analysis included</w:t>
      </w:r>
      <w:r w:rsidR="00063BD2" w:rsidRPr="005A068C">
        <w:rPr>
          <w:rFonts w:ascii="Arial" w:hAnsi="Arial" w:cs="Arial"/>
          <w:sz w:val="28"/>
          <w:szCs w:val="28"/>
        </w:rPr>
        <w:t xml:space="preserve"> analyzing sentimental posts, finding the engagement trend </w:t>
      </w:r>
      <w:r w:rsidR="00B3020B" w:rsidRPr="005A068C">
        <w:rPr>
          <w:rFonts w:ascii="Arial" w:hAnsi="Arial" w:cs="Arial"/>
          <w:sz w:val="28"/>
          <w:szCs w:val="28"/>
        </w:rPr>
        <w:t>over time</w:t>
      </w:r>
      <w:r w:rsidR="008B2411" w:rsidRPr="005A068C">
        <w:rPr>
          <w:rFonts w:ascii="Arial" w:hAnsi="Arial" w:cs="Arial"/>
          <w:sz w:val="28"/>
          <w:szCs w:val="28"/>
        </w:rPr>
        <w:t xml:space="preserve">, weighing different factors that </w:t>
      </w:r>
      <w:r w:rsidR="00B3020B" w:rsidRPr="005A068C">
        <w:rPr>
          <w:rFonts w:ascii="Arial" w:hAnsi="Arial" w:cs="Arial"/>
          <w:sz w:val="28"/>
          <w:szCs w:val="28"/>
        </w:rPr>
        <w:t>correlate</w:t>
      </w:r>
      <w:r w:rsidR="008B2411" w:rsidRPr="005A068C">
        <w:rPr>
          <w:rFonts w:ascii="Arial" w:hAnsi="Arial" w:cs="Arial"/>
          <w:sz w:val="28"/>
          <w:szCs w:val="28"/>
        </w:rPr>
        <w:t xml:space="preserve"> with the </w:t>
      </w:r>
      <w:r w:rsidR="00B3020B" w:rsidRPr="005A068C">
        <w:rPr>
          <w:rFonts w:ascii="Arial" w:hAnsi="Arial" w:cs="Arial"/>
          <w:sz w:val="28"/>
          <w:szCs w:val="28"/>
        </w:rPr>
        <w:t>user's</w:t>
      </w:r>
      <w:r w:rsidR="002A1856" w:rsidRPr="005A068C">
        <w:rPr>
          <w:rFonts w:ascii="Arial" w:hAnsi="Arial" w:cs="Arial"/>
          <w:sz w:val="28"/>
          <w:szCs w:val="28"/>
        </w:rPr>
        <w:t xml:space="preserve"> </w:t>
      </w:r>
      <w:r w:rsidR="008B2411" w:rsidRPr="005A068C">
        <w:rPr>
          <w:rFonts w:ascii="Arial" w:hAnsi="Arial" w:cs="Arial"/>
          <w:sz w:val="28"/>
          <w:szCs w:val="28"/>
        </w:rPr>
        <w:t>follower count and many more.</w:t>
      </w:r>
      <w:r w:rsidR="002A1856" w:rsidRPr="005A068C">
        <w:rPr>
          <w:rFonts w:ascii="Arial" w:hAnsi="Arial" w:cs="Arial"/>
          <w:sz w:val="28"/>
          <w:szCs w:val="28"/>
        </w:rPr>
        <w:t xml:space="preserve"> Visualizations such as column charts, bar charts, line charts, and pie charts were used to visually represent these trends and discover </w:t>
      </w:r>
      <w:r w:rsidR="00B3020B" w:rsidRPr="005A068C">
        <w:rPr>
          <w:rFonts w:ascii="Arial" w:hAnsi="Arial" w:cs="Arial"/>
          <w:sz w:val="28"/>
          <w:szCs w:val="28"/>
        </w:rPr>
        <w:t>insights</w:t>
      </w:r>
      <w:r w:rsidR="002A1856" w:rsidRPr="005A068C">
        <w:rPr>
          <w:rFonts w:ascii="Arial" w:hAnsi="Arial" w:cs="Arial"/>
          <w:sz w:val="28"/>
          <w:szCs w:val="28"/>
        </w:rPr>
        <w:t xml:space="preserve"> from them</w:t>
      </w:r>
    </w:p>
    <w:p w14:paraId="064E8E5B" w14:textId="0A6280F6" w:rsidR="002A1856" w:rsidRPr="005A068C" w:rsidRDefault="002A1856" w:rsidP="00C47447">
      <w:pPr>
        <w:pStyle w:val="ListParagraph"/>
        <w:numPr>
          <w:ilvl w:val="0"/>
          <w:numId w:val="4"/>
        </w:numPr>
        <w:spacing w:line="259" w:lineRule="auto"/>
        <w:rPr>
          <w:rFonts w:ascii="Arial" w:hAnsi="Arial" w:cs="Arial"/>
          <w:sz w:val="28"/>
          <w:szCs w:val="28"/>
        </w:rPr>
      </w:pPr>
      <w:r w:rsidRPr="005A068C">
        <w:rPr>
          <w:rFonts w:ascii="Arial" w:hAnsi="Arial" w:cs="Arial"/>
          <w:sz w:val="28"/>
          <w:szCs w:val="28"/>
        </w:rPr>
        <w:t xml:space="preserve">EDA (Exploratory Data Analysis): Descriptive statistical charts and methods were used to uncover trends in several aspects of </w:t>
      </w:r>
      <w:r w:rsidR="00B3020B" w:rsidRPr="005A068C">
        <w:rPr>
          <w:rFonts w:ascii="Arial" w:hAnsi="Arial" w:cs="Arial"/>
          <w:sz w:val="28"/>
          <w:szCs w:val="28"/>
        </w:rPr>
        <w:t xml:space="preserve">the </w:t>
      </w:r>
      <w:r w:rsidRPr="005A068C">
        <w:rPr>
          <w:rFonts w:ascii="Arial" w:hAnsi="Arial" w:cs="Arial"/>
          <w:sz w:val="28"/>
          <w:szCs w:val="28"/>
        </w:rPr>
        <w:t>social media dataset</w:t>
      </w:r>
    </w:p>
    <w:p w14:paraId="25F937C5" w14:textId="77777777" w:rsidR="00C47482" w:rsidRPr="005A068C" w:rsidRDefault="002A1856" w:rsidP="00FC7ACF">
      <w:pPr>
        <w:pStyle w:val="ListParagraph"/>
        <w:numPr>
          <w:ilvl w:val="0"/>
          <w:numId w:val="4"/>
        </w:numPr>
        <w:spacing w:line="259" w:lineRule="auto"/>
        <w:rPr>
          <w:rFonts w:ascii="Arial" w:hAnsi="Arial" w:cs="Arial"/>
          <w:sz w:val="28"/>
          <w:szCs w:val="28"/>
        </w:rPr>
      </w:pPr>
      <w:r w:rsidRPr="005A068C">
        <w:rPr>
          <w:rFonts w:ascii="Arial" w:hAnsi="Arial" w:cs="Arial"/>
          <w:sz w:val="28"/>
          <w:szCs w:val="28"/>
        </w:rPr>
        <w:t>User Segmentation: The Social media users were grouped based on post type, en</w:t>
      </w:r>
      <w:r w:rsidR="00B60D95" w:rsidRPr="005A068C">
        <w:rPr>
          <w:rFonts w:ascii="Arial" w:hAnsi="Arial" w:cs="Arial"/>
          <w:sz w:val="28"/>
          <w:szCs w:val="28"/>
        </w:rPr>
        <w:t>g</w:t>
      </w:r>
      <w:r w:rsidRPr="005A068C">
        <w:rPr>
          <w:rFonts w:ascii="Arial" w:hAnsi="Arial" w:cs="Arial"/>
          <w:sz w:val="28"/>
          <w:szCs w:val="28"/>
        </w:rPr>
        <w:t xml:space="preserve">agements, follower count, </w:t>
      </w:r>
      <w:r w:rsidR="00B60D95" w:rsidRPr="005A068C">
        <w:rPr>
          <w:rFonts w:ascii="Arial" w:hAnsi="Arial" w:cs="Arial"/>
          <w:sz w:val="28"/>
          <w:szCs w:val="28"/>
        </w:rPr>
        <w:t>and sentiment labels to identify significant trends in the data and draw insights.</w:t>
      </w:r>
    </w:p>
    <w:p w14:paraId="10E1486F" w14:textId="77777777" w:rsidR="00C47482" w:rsidRPr="005A068C" w:rsidRDefault="00C47482" w:rsidP="00C47482">
      <w:pPr>
        <w:spacing w:line="259" w:lineRule="auto"/>
        <w:ind w:left="720"/>
        <w:rPr>
          <w:rFonts w:ascii="Arial" w:hAnsi="Arial" w:cs="Arial"/>
          <w:sz w:val="28"/>
          <w:szCs w:val="28"/>
        </w:rPr>
      </w:pPr>
    </w:p>
    <w:p w14:paraId="5B52D633" w14:textId="4066C6DF" w:rsidR="000E3293" w:rsidRPr="005A068C" w:rsidRDefault="00FC7ACF" w:rsidP="000E3293">
      <w:pPr>
        <w:pStyle w:val="ListParagraph"/>
        <w:numPr>
          <w:ilvl w:val="0"/>
          <w:numId w:val="1"/>
        </w:numPr>
        <w:spacing w:line="259" w:lineRule="auto"/>
        <w:rPr>
          <w:rFonts w:ascii="Arial" w:hAnsi="Arial" w:cs="Arial"/>
          <w:b/>
          <w:bCs/>
          <w:sz w:val="32"/>
          <w:szCs w:val="32"/>
        </w:rPr>
      </w:pPr>
      <w:r w:rsidRPr="005A068C">
        <w:rPr>
          <w:rFonts w:ascii="Arial" w:hAnsi="Arial" w:cs="Arial"/>
          <w:b/>
          <w:bCs/>
          <w:sz w:val="32"/>
          <w:szCs w:val="32"/>
        </w:rPr>
        <w:t>Key Findings</w:t>
      </w:r>
    </w:p>
    <w:p w14:paraId="554554CB" w14:textId="252F8301" w:rsidR="00FC7ACF" w:rsidRPr="005A068C" w:rsidRDefault="00FC7ACF" w:rsidP="00C47482">
      <w:pPr>
        <w:pStyle w:val="ListParagraph"/>
        <w:numPr>
          <w:ilvl w:val="0"/>
          <w:numId w:val="8"/>
        </w:numPr>
        <w:spacing w:line="259" w:lineRule="auto"/>
        <w:rPr>
          <w:rFonts w:ascii="Arial" w:hAnsi="Arial" w:cs="Arial"/>
          <w:b/>
          <w:bCs/>
          <w:sz w:val="28"/>
          <w:szCs w:val="28"/>
        </w:rPr>
      </w:pPr>
      <w:r w:rsidRPr="005A068C">
        <w:rPr>
          <w:rFonts w:ascii="Arial" w:hAnsi="Arial" w:cs="Arial"/>
          <w:b/>
          <w:bCs/>
          <w:sz w:val="28"/>
          <w:szCs w:val="28"/>
        </w:rPr>
        <w:t>Engagement Trends by Post Type:</w:t>
      </w:r>
    </w:p>
    <w:p w14:paraId="412995CC" w14:textId="6D3066C6" w:rsidR="000606F5" w:rsidRPr="005A068C" w:rsidRDefault="00FC7ACF" w:rsidP="000606F5">
      <w:pPr>
        <w:spacing w:line="259" w:lineRule="auto"/>
        <w:ind w:left="720"/>
        <w:rPr>
          <w:rFonts w:ascii="Arial" w:hAnsi="Arial" w:cs="Arial"/>
          <w:sz w:val="28"/>
          <w:szCs w:val="28"/>
        </w:rPr>
      </w:pPr>
      <w:r w:rsidRPr="005A068C">
        <w:rPr>
          <w:rFonts w:ascii="Arial" w:hAnsi="Arial" w:cs="Arial"/>
          <w:sz w:val="28"/>
          <w:szCs w:val="28"/>
        </w:rPr>
        <w:t>The highest engagement was on image posts (rounding up to 0.58 million interactions), followed by video posts (0.57 million) and text posts (0.56 million). This means that visual</w:t>
      </w:r>
      <w:r w:rsidR="00C47482" w:rsidRPr="005A068C">
        <w:rPr>
          <w:rFonts w:ascii="Arial" w:hAnsi="Arial" w:cs="Arial"/>
          <w:sz w:val="28"/>
          <w:szCs w:val="28"/>
        </w:rPr>
        <w:t xml:space="preserve"> </w:t>
      </w:r>
      <w:r w:rsidRPr="005A068C">
        <w:rPr>
          <w:rFonts w:ascii="Arial" w:hAnsi="Arial" w:cs="Arial"/>
          <w:sz w:val="28"/>
          <w:szCs w:val="28"/>
        </w:rPr>
        <w:t xml:space="preserve">content outperforms </w:t>
      </w:r>
      <w:r w:rsidR="00C47482" w:rsidRPr="005A068C">
        <w:rPr>
          <w:rFonts w:ascii="Arial" w:hAnsi="Arial" w:cs="Arial"/>
          <w:sz w:val="28"/>
          <w:szCs w:val="28"/>
        </w:rPr>
        <w:t>text-based</w:t>
      </w:r>
      <w:r w:rsidRPr="005A068C">
        <w:rPr>
          <w:rFonts w:ascii="Arial" w:hAnsi="Arial" w:cs="Arial"/>
          <w:sz w:val="28"/>
          <w:szCs w:val="28"/>
        </w:rPr>
        <w:t xml:space="preserve"> posts by a fairly small margin.</w:t>
      </w:r>
    </w:p>
    <w:p w14:paraId="1D237CA1" w14:textId="74AD2812" w:rsidR="00FC7ACF" w:rsidRPr="005A068C" w:rsidRDefault="00FC7ACF" w:rsidP="000E3293">
      <w:pPr>
        <w:pStyle w:val="ListParagraph"/>
        <w:numPr>
          <w:ilvl w:val="0"/>
          <w:numId w:val="8"/>
        </w:numPr>
        <w:spacing w:line="259" w:lineRule="auto"/>
        <w:rPr>
          <w:rFonts w:ascii="Arial" w:hAnsi="Arial" w:cs="Arial"/>
          <w:b/>
          <w:bCs/>
          <w:sz w:val="28"/>
          <w:szCs w:val="28"/>
        </w:rPr>
      </w:pPr>
      <w:r w:rsidRPr="005A068C">
        <w:rPr>
          <w:rFonts w:ascii="Arial" w:hAnsi="Arial" w:cs="Arial"/>
          <w:b/>
          <w:bCs/>
          <w:sz w:val="28"/>
          <w:szCs w:val="28"/>
        </w:rPr>
        <w:t>Sentiment Distribution by Post Type:</w:t>
      </w:r>
    </w:p>
    <w:p w14:paraId="0A044D99" w14:textId="257ABB42" w:rsidR="00FC7ACF" w:rsidRPr="005A068C" w:rsidRDefault="00FC7ACF" w:rsidP="000E3293">
      <w:pPr>
        <w:spacing w:line="259" w:lineRule="auto"/>
        <w:ind w:left="720"/>
        <w:rPr>
          <w:rFonts w:ascii="Arial" w:hAnsi="Arial" w:cs="Arial"/>
          <w:sz w:val="28"/>
          <w:szCs w:val="28"/>
        </w:rPr>
      </w:pPr>
      <w:r w:rsidRPr="005A068C">
        <w:rPr>
          <w:rFonts w:ascii="Arial" w:hAnsi="Arial" w:cs="Arial"/>
          <w:sz w:val="28"/>
          <w:szCs w:val="28"/>
        </w:rPr>
        <w:lastRenderedPageBreak/>
        <w:t>Most of the image posts had a slight bias towards positive sentiment (245 posts) vs neutral (235) and negative (204). A balance in the spread of sentiment on Video posts compared to normal posts was seen, with a bit fewer neutral videos. All sentiment types saw a fairly equal number of text posts.</w:t>
      </w:r>
    </w:p>
    <w:p w14:paraId="6221AAB1" w14:textId="0AEFA137" w:rsidR="00FC7ACF" w:rsidRPr="00FC7ACF" w:rsidRDefault="00FC7ACF" w:rsidP="000E3293">
      <w:pPr>
        <w:pStyle w:val="ListParagraph"/>
        <w:numPr>
          <w:ilvl w:val="0"/>
          <w:numId w:val="8"/>
        </w:numPr>
        <w:spacing w:line="259" w:lineRule="auto"/>
        <w:rPr>
          <w:rFonts w:ascii="Arial" w:hAnsi="Arial" w:cs="Arial"/>
          <w:b/>
          <w:bCs/>
          <w:sz w:val="28"/>
          <w:szCs w:val="28"/>
        </w:rPr>
      </w:pPr>
      <w:r w:rsidRPr="00FC7ACF">
        <w:rPr>
          <w:rFonts w:ascii="Arial" w:hAnsi="Arial" w:cs="Arial"/>
          <w:b/>
          <w:bCs/>
          <w:sz w:val="28"/>
          <w:szCs w:val="28"/>
        </w:rPr>
        <w:t>Follower Count by Sentiment:</w:t>
      </w:r>
    </w:p>
    <w:p w14:paraId="0E346962" w14:textId="3575B838" w:rsidR="00FC7ACF" w:rsidRPr="005A068C" w:rsidRDefault="00FC7ACF" w:rsidP="000E3293">
      <w:pPr>
        <w:spacing w:line="259" w:lineRule="auto"/>
        <w:ind w:left="720"/>
        <w:rPr>
          <w:rFonts w:ascii="Arial" w:hAnsi="Arial" w:cs="Arial"/>
          <w:sz w:val="28"/>
          <w:szCs w:val="28"/>
        </w:rPr>
      </w:pPr>
      <w:r w:rsidRPr="005A068C">
        <w:rPr>
          <w:rFonts w:ascii="Arial" w:hAnsi="Arial" w:cs="Arial"/>
          <w:sz w:val="28"/>
          <w:szCs w:val="28"/>
        </w:rPr>
        <w:t>Though there were slightly more total followers associated with positive sentiment posts (34.43%), we also had 34.34% of followers associated with neutral and 32.23% associated with negative sentiment posts. Such a condition would make us find that positive sentiment contributes a notwithstanding high insight follower engagement.</w:t>
      </w:r>
    </w:p>
    <w:p w14:paraId="0BBB82E9" w14:textId="77777777" w:rsidR="00FC7ACF" w:rsidRPr="00FC7ACF" w:rsidRDefault="00FC7ACF" w:rsidP="000E3293">
      <w:pPr>
        <w:pStyle w:val="ListParagraph"/>
        <w:numPr>
          <w:ilvl w:val="0"/>
          <w:numId w:val="8"/>
        </w:numPr>
        <w:spacing w:line="259" w:lineRule="auto"/>
        <w:rPr>
          <w:rFonts w:ascii="Arial" w:hAnsi="Arial" w:cs="Arial"/>
          <w:b/>
          <w:bCs/>
          <w:sz w:val="28"/>
          <w:szCs w:val="28"/>
        </w:rPr>
      </w:pPr>
      <w:r w:rsidRPr="00FC7ACF">
        <w:rPr>
          <w:rFonts w:ascii="Arial" w:hAnsi="Arial" w:cs="Arial"/>
          <w:b/>
          <w:bCs/>
          <w:sz w:val="28"/>
          <w:szCs w:val="28"/>
        </w:rPr>
        <w:t>Engagement by Day of the Week:</w:t>
      </w:r>
    </w:p>
    <w:p w14:paraId="4FB3006B" w14:textId="5B9A07DD" w:rsidR="000E3293" w:rsidRPr="005A068C" w:rsidRDefault="00FC7ACF" w:rsidP="000E3293">
      <w:pPr>
        <w:spacing w:line="259" w:lineRule="auto"/>
        <w:ind w:left="720"/>
        <w:rPr>
          <w:rFonts w:ascii="Arial" w:hAnsi="Arial" w:cs="Arial"/>
          <w:sz w:val="28"/>
          <w:szCs w:val="28"/>
        </w:rPr>
      </w:pPr>
      <w:r w:rsidRPr="005A068C">
        <w:rPr>
          <w:rFonts w:ascii="Arial" w:hAnsi="Arial" w:cs="Arial"/>
          <w:sz w:val="28"/>
          <w:szCs w:val="28"/>
        </w:rPr>
        <w:t>Thursday (259K) and Monday (257K) saw the highest engagement whereas Tuesday holds the lowest (224K). The start and end of the work week are predicted to indicate the optimal times to post content in order to get the most engagement</w:t>
      </w:r>
      <w:r w:rsidR="000606F5" w:rsidRPr="005A068C">
        <w:rPr>
          <w:rFonts w:ascii="Arial" w:hAnsi="Arial" w:cs="Arial"/>
          <w:sz w:val="28"/>
          <w:szCs w:val="28"/>
        </w:rPr>
        <w:t>.</w:t>
      </w:r>
    </w:p>
    <w:p w14:paraId="2C051966" w14:textId="77777777" w:rsidR="000606F5" w:rsidRPr="005A068C" w:rsidRDefault="000606F5" w:rsidP="000E3293">
      <w:pPr>
        <w:spacing w:line="259" w:lineRule="auto"/>
        <w:ind w:left="720"/>
        <w:rPr>
          <w:rFonts w:ascii="Arial" w:hAnsi="Arial" w:cs="Arial"/>
          <w:sz w:val="28"/>
          <w:szCs w:val="28"/>
        </w:rPr>
      </w:pPr>
    </w:p>
    <w:p w14:paraId="28757CA7" w14:textId="77777777" w:rsidR="000606F5" w:rsidRPr="005A068C" w:rsidRDefault="000606F5" w:rsidP="000606F5">
      <w:pPr>
        <w:spacing w:line="259" w:lineRule="auto"/>
        <w:rPr>
          <w:rFonts w:ascii="Arial" w:hAnsi="Arial" w:cs="Arial"/>
          <w:b/>
          <w:bCs/>
          <w:sz w:val="32"/>
          <w:szCs w:val="32"/>
        </w:rPr>
      </w:pPr>
      <w:r w:rsidRPr="005A068C">
        <w:rPr>
          <w:rFonts w:ascii="Arial" w:hAnsi="Arial" w:cs="Arial"/>
          <w:b/>
          <w:bCs/>
          <w:sz w:val="32"/>
          <w:szCs w:val="32"/>
        </w:rPr>
        <w:t>Dashboards and KPIs</w:t>
      </w:r>
    </w:p>
    <w:p w14:paraId="18A5AEAA" w14:textId="56B8B0B3" w:rsidR="000606F5" w:rsidRPr="005A068C" w:rsidRDefault="000606F5" w:rsidP="000606F5">
      <w:pPr>
        <w:spacing w:line="259" w:lineRule="auto"/>
        <w:rPr>
          <w:rFonts w:ascii="Arial" w:hAnsi="Arial" w:cs="Arial"/>
          <w:b/>
          <w:bCs/>
          <w:sz w:val="28"/>
          <w:szCs w:val="28"/>
        </w:rPr>
      </w:pPr>
      <w:r w:rsidRPr="005A068C">
        <w:rPr>
          <w:rFonts w:ascii="Arial" w:hAnsi="Arial" w:cs="Arial"/>
          <w:b/>
          <w:bCs/>
          <w:sz w:val="28"/>
          <w:szCs w:val="28"/>
        </w:rPr>
        <w:t>Dashboards</w:t>
      </w:r>
    </w:p>
    <w:p w14:paraId="19DDF567" w14:textId="2B5C4C4D" w:rsidR="000606F5" w:rsidRPr="005A068C" w:rsidRDefault="005A068C" w:rsidP="000606F5">
      <w:pPr>
        <w:spacing w:line="259" w:lineRule="auto"/>
        <w:rPr>
          <w:rFonts w:ascii="Arial" w:hAnsi="Arial" w:cs="Arial"/>
          <w:sz w:val="28"/>
          <w:szCs w:val="28"/>
        </w:rPr>
      </w:pPr>
      <w:ins w:id="3" w:author="Oluwaferanmi Jaiyeoba" w:date="2024-11-11T10:14:00Z">
        <w:r w:rsidRPr="005A068C">
          <w:rPr>
            <w:rFonts w:ascii="Arial" w:hAnsi="Arial" w:cs="Arial"/>
            <w:noProof/>
            <w:sz w:val="28"/>
            <w:szCs w:val="28"/>
          </w:rPr>
          <w:lastRenderedPageBreak/>
          <w:drawing>
            <wp:inline distT="0" distB="0" distL="0" distR="0" wp14:anchorId="0EE7FAF2" wp14:editId="56D22886">
              <wp:extent cx="5943600" cy="3342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ins>
      <w:r w:rsidR="000606F5" w:rsidRPr="005A068C">
        <w:rPr>
          <w:rFonts w:ascii="Arial" w:hAnsi="Arial" w:cs="Arial"/>
          <w:noProof/>
          <w:sz w:val="28"/>
          <w:szCs w:val="28"/>
        </w:rPr>
        <w:drawing>
          <wp:inline distT="0" distB="0" distL="0" distR="0" wp14:anchorId="070BC4BA" wp14:editId="06DA29F5">
            <wp:extent cx="5943600" cy="33496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inline>
        </w:drawing>
      </w:r>
    </w:p>
    <w:p w14:paraId="757D2129" w14:textId="5C5623BE" w:rsidR="000606F5" w:rsidRPr="005A068C" w:rsidRDefault="000606F5" w:rsidP="000606F5">
      <w:pPr>
        <w:spacing w:line="259" w:lineRule="auto"/>
        <w:rPr>
          <w:rFonts w:ascii="Arial" w:hAnsi="Arial" w:cs="Arial"/>
          <w:sz w:val="28"/>
          <w:szCs w:val="28"/>
        </w:rPr>
      </w:pPr>
      <w:del w:id="4" w:author="Oluwaferanmi Jaiyeoba" w:date="2024-11-11T10:14:00Z">
        <w:r w:rsidRPr="005A068C" w:rsidDel="005A068C">
          <w:rPr>
            <w:rFonts w:ascii="Arial" w:hAnsi="Arial" w:cs="Arial"/>
            <w:noProof/>
            <w:sz w:val="28"/>
            <w:szCs w:val="28"/>
          </w:rPr>
          <w:lastRenderedPageBreak/>
          <w:drawing>
            <wp:inline distT="0" distB="0" distL="0" distR="0" wp14:anchorId="3C69DC59" wp14:editId="2B64D934">
              <wp:extent cx="5943600" cy="3342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del>
      <w:r w:rsidRPr="005A068C">
        <w:rPr>
          <w:rFonts w:ascii="Arial" w:hAnsi="Arial" w:cs="Arial"/>
          <w:noProof/>
          <w:sz w:val="28"/>
          <w:szCs w:val="28"/>
        </w:rPr>
        <w:drawing>
          <wp:inline distT="0" distB="0" distL="0" distR="0" wp14:anchorId="0FE91989" wp14:editId="6C6A0EE0">
            <wp:extent cx="5943600" cy="33515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inline>
        </w:drawing>
      </w:r>
    </w:p>
    <w:p w14:paraId="1F3A4A18" w14:textId="690C14C8" w:rsidR="000606F5" w:rsidRPr="005A068C" w:rsidRDefault="000606F5" w:rsidP="000606F5">
      <w:pPr>
        <w:spacing w:line="259" w:lineRule="auto"/>
        <w:rPr>
          <w:rFonts w:ascii="Arial" w:hAnsi="Arial" w:cs="Arial"/>
          <w:b/>
          <w:bCs/>
          <w:sz w:val="28"/>
          <w:szCs w:val="28"/>
        </w:rPr>
      </w:pPr>
      <w:r w:rsidRPr="005A068C">
        <w:rPr>
          <w:rFonts w:ascii="Arial" w:hAnsi="Arial" w:cs="Arial"/>
          <w:b/>
          <w:bCs/>
          <w:sz w:val="28"/>
          <w:szCs w:val="28"/>
        </w:rPr>
        <w:t>KPIs</w:t>
      </w:r>
    </w:p>
    <w:p w14:paraId="15718007" w14:textId="14551360" w:rsidR="000E3293" w:rsidRPr="005A068C" w:rsidRDefault="000606F5" w:rsidP="000E3293">
      <w:pPr>
        <w:spacing w:line="259" w:lineRule="auto"/>
        <w:ind w:left="720"/>
        <w:rPr>
          <w:rFonts w:ascii="Arial" w:hAnsi="Arial" w:cs="Arial"/>
          <w:sz w:val="28"/>
          <w:szCs w:val="28"/>
        </w:rPr>
      </w:pPr>
      <w:r w:rsidRPr="005A068C">
        <w:rPr>
          <w:rFonts w:ascii="Arial" w:hAnsi="Arial" w:cs="Arial"/>
          <w:noProof/>
          <w:sz w:val="28"/>
          <w:szCs w:val="28"/>
        </w:rPr>
        <w:drawing>
          <wp:inline distT="0" distB="0" distL="0" distR="0" wp14:anchorId="1ED510C2" wp14:editId="35A7A2E0">
            <wp:extent cx="5943600" cy="784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784225"/>
                    </a:xfrm>
                    <a:prstGeom prst="rect">
                      <a:avLst/>
                    </a:prstGeom>
                  </pic:spPr>
                </pic:pic>
              </a:graphicData>
            </a:graphic>
          </wp:inline>
        </w:drawing>
      </w:r>
    </w:p>
    <w:p w14:paraId="72C50A06" w14:textId="0C2C203C" w:rsidR="00FC7ACF" w:rsidRPr="005A068C" w:rsidRDefault="00FC7ACF" w:rsidP="000E3293">
      <w:pPr>
        <w:pStyle w:val="ListParagraph"/>
        <w:numPr>
          <w:ilvl w:val="0"/>
          <w:numId w:val="1"/>
        </w:numPr>
        <w:spacing w:line="259" w:lineRule="auto"/>
        <w:rPr>
          <w:rFonts w:ascii="Arial" w:hAnsi="Arial" w:cs="Arial"/>
          <w:b/>
          <w:bCs/>
          <w:sz w:val="28"/>
          <w:szCs w:val="28"/>
        </w:rPr>
      </w:pPr>
      <w:r w:rsidRPr="005A068C">
        <w:rPr>
          <w:rFonts w:ascii="Arial" w:hAnsi="Arial" w:cs="Arial"/>
          <w:b/>
          <w:bCs/>
          <w:sz w:val="28"/>
          <w:szCs w:val="28"/>
        </w:rPr>
        <w:t>Recommendations</w:t>
      </w:r>
    </w:p>
    <w:p w14:paraId="153FA3C9" w14:textId="77777777" w:rsidR="00FC7ACF" w:rsidRPr="005A068C" w:rsidRDefault="00FC7ACF" w:rsidP="00C47482">
      <w:pPr>
        <w:pStyle w:val="ListParagraph"/>
        <w:numPr>
          <w:ilvl w:val="1"/>
          <w:numId w:val="7"/>
        </w:numPr>
        <w:spacing w:line="259" w:lineRule="auto"/>
        <w:rPr>
          <w:rFonts w:ascii="Arial" w:hAnsi="Arial" w:cs="Arial"/>
          <w:sz w:val="28"/>
          <w:szCs w:val="28"/>
        </w:rPr>
      </w:pPr>
      <w:r w:rsidRPr="005A068C">
        <w:rPr>
          <w:rFonts w:ascii="Arial" w:hAnsi="Arial" w:cs="Arial"/>
          <w:sz w:val="28"/>
          <w:szCs w:val="28"/>
        </w:rPr>
        <w:t>Increase Visual Content:</w:t>
      </w:r>
    </w:p>
    <w:p w14:paraId="5DF4F9C4" w14:textId="77777777" w:rsidR="00FC7ACF" w:rsidRPr="005A068C" w:rsidRDefault="00FC7ACF" w:rsidP="00FC7ACF">
      <w:pPr>
        <w:spacing w:line="259" w:lineRule="auto"/>
        <w:ind w:left="720"/>
        <w:rPr>
          <w:rFonts w:ascii="Arial" w:hAnsi="Arial" w:cs="Arial"/>
          <w:sz w:val="28"/>
          <w:szCs w:val="28"/>
        </w:rPr>
      </w:pPr>
      <w:r w:rsidRPr="005A068C">
        <w:rPr>
          <w:rFonts w:ascii="Arial" w:hAnsi="Arial" w:cs="Arial"/>
          <w:sz w:val="28"/>
          <w:szCs w:val="28"/>
        </w:rPr>
        <w:t>As images and videos have higher engagement compared to text, they should be prioritised so you can get better interaction rates.</w:t>
      </w:r>
    </w:p>
    <w:p w14:paraId="332AF094" w14:textId="77777777" w:rsidR="00FC7ACF" w:rsidRPr="005A068C" w:rsidRDefault="00FC7ACF" w:rsidP="00C47482">
      <w:pPr>
        <w:pStyle w:val="ListParagraph"/>
        <w:numPr>
          <w:ilvl w:val="1"/>
          <w:numId w:val="7"/>
        </w:numPr>
        <w:spacing w:line="259" w:lineRule="auto"/>
        <w:rPr>
          <w:rFonts w:ascii="Arial" w:hAnsi="Arial" w:cs="Arial"/>
          <w:sz w:val="28"/>
          <w:szCs w:val="28"/>
        </w:rPr>
      </w:pPr>
      <w:r w:rsidRPr="005A068C">
        <w:rPr>
          <w:rFonts w:ascii="Arial" w:hAnsi="Arial" w:cs="Arial"/>
          <w:sz w:val="28"/>
          <w:szCs w:val="28"/>
        </w:rPr>
        <w:t>Post at High-Engagement Times:</w:t>
      </w:r>
    </w:p>
    <w:p w14:paraId="2B6984DC" w14:textId="77777777" w:rsidR="00FC7ACF" w:rsidRPr="005A068C" w:rsidRDefault="00FC7ACF" w:rsidP="00FC7ACF">
      <w:pPr>
        <w:spacing w:line="259" w:lineRule="auto"/>
        <w:ind w:left="720"/>
        <w:rPr>
          <w:rFonts w:ascii="Arial" w:hAnsi="Arial" w:cs="Arial"/>
          <w:sz w:val="28"/>
          <w:szCs w:val="28"/>
        </w:rPr>
      </w:pPr>
      <w:r w:rsidRPr="005A068C">
        <w:rPr>
          <w:rFonts w:ascii="Arial" w:hAnsi="Arial" w:cs="Arial"/>
          <w:sz w:val="28"/>
          <w:szCs w:val="28"/>
        </w:rPr>
        <w:t>Instead of posting all the content on that week, concentrate on posting content on Thursdays and Mondays when the engagement on the posts is higher. Tuesdays have the least engagement.</w:t>
      </w:r>
    </w:p>
    <w:p w14:paraId="41B77769" w14:textId="77777777" w:rsidR="00FC7ACF" w:rsidRPr="005A068C" w:rsidRDefault="00FC7ACF" w:rsidP="00C47482">
      <w:pPr>
        <w:pStyle w:val="ListParagraph"/>
        <w:numPr>
          <w:ilvl w:val="1"/>
          <w:numId w:val="7"/>
        </w:numPr>
        <w:spacing w:line="259" w:lineRule="auto"/>
        <w:rPr>
          <w:rFonts w:ascii="Arial" w:hAnsi="Arial" w:cs="Arial"/>
          <w:sz w:val="28"/>
          <w:szCs w:val="28"/>
        </w:rPr>
      </w:pPr>
      <w:r w:rsidRPr="005A068C">
        <w:rPr>
          <w:rFonts w:ascii="Arial" w:hAnsi="Arial" w:cs="Arial"/>
          <w:sz w:val="28"/>
          <w:szCs w:val="28"/>
        </w:rPr>
        <w:t>Encourage Positive Sentiment:</w:t>
      </w:r>
    </w:p>
    <w:p w14:paraId="10CAC09E" w14:textId="77777777" w:rsidR="00FC7ACF" w:rsidRPr="005A068C" w:rsidRDefault="00FC7ACF" w:rsidP="00FC7ACF">
      <w:pPr>
        <w:spacing w:line="259" w:lineRule="auto"/>
        <w:ind w:left="720"/>
        <w:rPr>
          <w:rFonts w:ascii="Arial" w:hAnsi="Arial" w:cs="Arial"/>
          <w:sz w:val="28"/>
          <w:szCs w:val="28"/>
        </w:rPr>
      </w:pPr>
      <w:r w:rsidRPr="005A068C">
        <w:rPr>
          <w:rFonts w:ascii="Arial" w:hAnsi="Arial" w:cs="Arial"/>
          <w:sz w:val="28"/>
          <w:szCs w:val="28"/>
        </w:rPr>
        <w:t>Positive sentiment content has slightly higher followers and engagement. Having positive sentiment strategies can include shifting to positive sentiment promoting uplifting messages or visuals.</w:t>
      </w:r>
    </w:p>
    <w:p w14:paraId="7BEB3842" w14:textId="77777777" w:rsidR="00FC7ACF" w:rsidRPr="005A068C" w:rsidRDefault="00FC7ACF" w:rsidP="00C47482">
      <w:pPr>
        <w:pStyle w:val="ListParagraph"/>
        <w:numPr>
          <w:ilvl w:val="1"/>
          <w:numId w:val="7"/>
        </w:numPr>
        <w:spacing w:line="259" w:lineRule="auto"/>
        <w:rPr>
          <w:rFonts w:ascii="Arial" w:hAnsi="Arial" w:cs="Arial"/>
          <w:sz w:val="28"/>
          <w:szCs w:val="28"/>
        </w:rPr>
      </w:pPr>
      <w:r w:rsidRPr="005A068C">
        <w:rPr>
          <w:rFonts w:ascii="Arial" w:hAnsi="Arial" w:cs="Arial"/>
          <w:sz w:val="28"/>
          <w:szCs w:val="28"/>
        </w:rPr>
        <w:t>Optimize for Follower Growth:</w:t>
      </w:r>
    </w:p>
    <w:p w14:paraId="6D1B8350" w14:textId="77777777" w:rsidR="00FC7ACF" w:rsidRPr="005A068C" w:rsidRDefault="00FC7ACF" w:rsidP="00FC7ACF">
      <w:pPr>
        <w:spacing w:line="259" w:lineRule="auto"/>
        <w:ind w:left="720"/>
        <w:rPr>
          <w:rFonts w:ascii="Arial" w:hAnsi="Arial" w:cs="Arial"/>
          <w:sz w:val="28"/>
          <w:szCs w:val="28"/>
        </w:rPr>
      </w:pPr>
      <w:r w:rsidRPr="005A068C">
        <w:rPr>
          <w:rFonts w:ascii="Arial" w:hAnsi="Arial" w:cs="Arial"/>
          <w:sz w:val="28"/>
          <w:szCs w:val="28"/>
        </w:rPr>
        <w:lastRenderedPageBreak/>
        <w:t>Since follower count is correlated to sentiment, especially positive and neutral sentiment, you can try to post to spur favourably higher growth in follower count.</w:t>
      </w:r>
    </w:p>
    <w:p w14:paraId="69576285" w14:textId="77777777" w:rsidR="00FC7ACF" w:rsidRPr="005A068C" w:rsidRDefault="00FC7ACF" w:rsidP="00C47482">
      <w:pPr>
        <w:pStyle w:val="ListParagraph"/>
        <w:numPr>
          <w:ilvl w:val="1"/>
          <w:numId w:val="7"/>
        </w:numPr>
        <w:spacing w:line="259" w:lineRule="auto"/>
        <w:rPr>
          <w:rFonts w:ascii="Arial" w:hAnsi="Arial" w:cs="Arial"/>
          <w:sz w:val="28"/>
          <w:szCs w:val="28"/>
        </w:rPr>
      </w:pPr>
      <w:r w:rsidRPr="005A068C">
        <w:rPr>
          <w:rFonts w:ascii="Arial" w:hAnsi="Arial" w:cs="Arial"/>
          <w:sz w:val="28"/>
          <w:szCs w:val="28"/>
        </w:rPr>
        <w:t>Refine Content Strategy by Sentiment for Each Post Type:</w:t>
      </w:r>
    </w:p>
    <w:p w14:paraId="1926810C" w14:textId="77777777" w:rsidR="00FC7ACF" w:rsidRPr="005A068C" w:rsidRDefault="00FC7ACF" w:rsidP="00FC7ACF">
      <w:pPr>
        <w:spacing w:line="259" w:lineRule="auto"/>
        <w:ind w:left="720"/>
        <w:rPr>
          <w:rFonts w:ascii="Arial" w:hAnsi="Arial" w:cs="Arial"/>
          <w:sz w:val="28"/>
          <w:szCs w:val="28"/>
        </w:rPr>
      </w:pPr>
      <w:r w:rsidRPr="005A068C">
        <w:rPr>
          <w:rFonts w:ascii="Arial" w:hAnsi="Arial" w:cs="Arial"/>
          <w:sz w:val="28"/>
          <w:szCs w:val="28"/>
        </w:rPr>
        <w:t>Make sure content serves the sentiment trends in each post type. Something like image posts with a positive sentiment could be promoted, they tend to have higher follower counts.</w:t>
      </w:r>
    </w:p>
    <w:p w14:paraId="78D86884" w14:textId="77777777" w:rsidR="000E3293" w:rsidRPr="005A068C" w:rsidRDefault="000E3293" w:rsidP="00FC7ACF">
      <w:pPr>
        <w:spacing w:line="259" w:lineRule="auto"/>
        <w:ind w:left="720"/>
        <w:rPr>
          <w:rFonts w:ascii="Arial" w:hAnsi="Arial" w:cs="Arial"/>
          <w:sz w:val="28"/>
          <w:szCs w:val="28"/>
        </w:rPr>
      </w:pPr>
    </w:p>
    <w:p w14:paraId="5036AF5B" w14:textId="0E7AF251" w:rsidR="00FC7ACF" w:rsidRPr="005A068C" w:rsidRDefault="00FC7ACF" w:rsidP="000E3293">
      <w:pPr>
        <w:pStyle w:val="ListParagraph"/>
        <w:numPr>
          <w:ilvl w:val="0"/>
          <w:numId w:val="1"/>
        </w:numPr>
        <w:spacing w:line="259" w:lineRule="auto"/>
        <w:rPr>
          <w:rFonts w:ascii="Arial" w:hAnsi="Arial" w:cs="Arial"/>
          <w:b/>
          <w:bCs/>
          <w:sz w:val="28"/>
          <w:szCs w:val="28"/>
        </w:rPr>
      </w:pPr>
      <w:r w:rsidRPr="005A068C">
        <w:rPr>
          <w:rFonts w:ascii="Arial" w:hAnsi="Arial" w:cs="Arial"/>
          <w:b/>
          <w:bCs/>
          <w:sz w:val="28"/>
          <w:szCs w:val="28"/>
        </w:rPr>
        <w:t>Conclusion</w:t>
      </w:r>
    </w:p>
    <w:p w14:paraId="0ABE2B58" w14:textId="2C6B2852" w:rsidR="001A64F6" w:rsidRPr="005A068C" w:rsidRDefault="00FC7ACF" w:rsidP="00FC7ACF">
      <w:pPr>
        <w:rPr>
          <w:rFonts w:ascii="Arial" w:hAnsi="Arial" w:cs="Arial"/>
          <w:sz w:val="28"/>
          <w:szCs w:val="28"/>
        </w:rPr>
      </w:pPr>
      <w:r w:rsidRPr="005A068C">
        <w:rPr>
          <w:rFonts w:ascii="Arial" w:hAnsi="Arial" w:cs="Arial"/>
          <w:sz w:val="28"/>
          <w:szCs w:val="28"/>
        </w:rPr>
        <w:t xml:space="preserve">This analysis </w:t>
      </w:r>
      <w:r w:rsidR="005A068C" w:rsidRPr="005A068C">
        <w:rPr>
          <w:rFonts w:ascii="Arial" w:hAnsi="Arial" w:cs="Arial"/>
          <w:sz w:val="28"/>
          <w:szCs w:val="28"/>
        </w:rPr>
        <w:t>gives a</w:t>
      </w:r>
      <w:r w:rsidRPr="005A068C">
        <w:rPr>
          <w:rFonts w:ascii="Arial" w:hAnsi="Arial" w:cs="Arial"/>
          <w:sz w:val="28"/>
          <w:szCs w:val="28"/>
        </w:rPr>
        <w:t xml:space="preserve"> critical data analysis of the social media engagement trends, distribution of the sentiment and the behaviour of the followers. The most interesting findings are that visual content drives the highest amount of engagement, and follower growth is slightly more correlated with positive sentiment. According to engagement trends, Thursdays and Mondays are the best days to post to get the most reach. Now you can use these insights to leverage social media strategy to gain more engagement, optimise for content timing, and grow pools of followers across platforms. Keep running sentiment analysis and engagement </w:t>
      </w:r>
      <w:r w:rsidR="00C47482" w:rsidRPr="005A068C">
        <w:rPr>
          <w:rFonts w:ascii="Arial" w:hAnsi="Arial" w:cs="Arial"/>
          <w:sz w:val="28"/>
          <w:szCs w:val="28"/>
        </w:rPr>
        <w:t>monitoring</w:t>
      </w:r>
      <w:r w:rsidRPr="005A068C">
        <w:rPr>
          <w:rFonts w:ascii="Arial" w:hAnsi="Arial" w:cs="Arial"/>
          <w:sz w:val="28"/>
          <w:szCs w:val="28"/>
        </w:rPr>
        <w:t xml:space="preserve"> </w:t>
      </w:r>
      <w:r w:rsidR="00C47482" w:rsidRPr="005A068C">
        <w:rPr>
          <w:rFonts w:ascii="Arial" w:hAnsi="Arial" w:cs="Arial"/>
          <w:sz w:val="28"/>
          <w:szCs w:val="28"/>
        </w:rPr>
        <w:t xml:space="preserve">regularly </w:t>
      </w:r>
      <w:r w:rsidRPr="005A068C">
        <w:rPr>
          <w:rFonts w:ascii="Arial" w:hAnsi="Arial" w:cs="Arial"/>
          <w:sz w:val="28"/>
          <w:szCs w:val="28"/>
        </w:rPr>
        <w:t>to optimise.</w:t>
      </w:r>
    </w:p>
    <w:sectPr w:rsidR="001A64F6" w:rsidRPr="005A068C" w:rsidSect="00452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76564"/>
    <w:multiLevelType w:val="hybridMultilevel"/>
    <w:tmpl w:val="C4D47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DA0F40"/>
    <w:multiLevelType w:val="hybridMultilevel"/>
    <w:tmpl w:val="990CE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81302"/>
    <w:multiLevelType w:val="hybridMultilevel"/>
    <w:tmpl w:val="686C591A"/>
    <w:lvl w:ilvl="0" w:tplc="EE6A1E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7A1C34"/>
    <w:multiLevelType w:val="hybridMultilevel"/>
    <w:tmpl w:val="5A56F6B8"/>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DA6C97"/>
    <w:multiLevelType w:val="hybridMultilevel"/>
    <w:tmpl w:val="5CFA6FD8"/>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6E74B0"/>
    <w:multiLevelType w:val="hybridMultilevel"/>
    <w:tmpl w:val="C8D888CE"/>
    <w:lvl w:ilvl="0" w:tplc="846C8CE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D93AFC"/>
    <w:multiLevelType w:val="hybridMultilevel"/>
    <w:tmpl w:val="888E369C"/>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0E5A72"/>
    <w:multiLevelType w:val="hybridMultilevel"/>
    <w:tmpl w:val="08A60B1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8E4B41"/>
    <w:multiLevelType w:val="multilevel"/>
    <w:tmpl w:val="6F9410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sz w:val="24"/>
      </w:rPr>
    </w:lvl>
    <w:lvl w:ilvl="2">
      <w:start w:val="1"/>
      <w:numFmt w:val="decimal"/>
      <w:isLgl/>
      <w:lvlText w:val="%1.%2.%3."/>
      <w:lvlJc w:val="left"/>
      <w:pPr>
        <w:ind w:left="2160" w:hanging="1080"/>
      </w:pPr>
      <w:rPr>
        <w:rFonts w:hint="default"/>
        <w:sz w:val="24"/>
      </w:rPr>
    </w:lvl>
    <w:lvl w:ilvl="3">
      <w:start w:val="1"/>
      <w:numFmt w:val="decimal"/>
      <w:isLgl/>
      <w:lvlText w:val="%1.%2.%3.%4."/>
      <w:lvlJc w:val="left"/>
      <w:pPr>
        <w:ind w:left="2520" w:hanging="1080"/>
      </w:pPr>
      <w:rPr>
        <w:rFonts w:hint="default"/>
        <w:sz w:val="24"/>
      </w:rPr>
    </w:lvl>
    <w:lvl w:ilvl="4">
      <w:start w:val="1"/>
      <w:numFmt w:val="decimal"/>
      <w:isLgl/>
      <w:lvlText w:val="%1.%2.%3.%4.%5."/>
      <w:lvlJc w:val="left"/>
      <w:pPr>
        <w:ind w:left="3240" w:hanging="1440"/>
      </w:pPr>
      <w:rPr>
        <w:rFonts w:hint="default"/>
        <w:sz w:val="24"/>
      </w:rPr>
    </w:lvl>
    <w:lvl w:ilvl="5">
      <w:start w:val="1"/>
      <w:numFmt w:val="decimal"/>
      <w:isLgl/>
      <w:lvlText w:val="%1.%2.%3.%4.%5.%6."/>
      <w:lvlJc w:val="left"/>
      <w:pPr>
        <w:ind w:left="3960" w:hanging="1800"/>
      </w:pPr>
      <w:rPr>
        <w:rFonts w:hint="default"/>
        <w:sz w:val="24"/>
      </w:rPr>
    </w:lvl>
    <w:lvl w:ilvl="6">
      <w:start w:val="1"/>
      <w:numFmt w:val="decimal"/>
      <w:isLgl/>
      <w:lvlText w:val="%1.%2.%3.%4.%5.%6.%7."/>
      <w:lvlJc w:val="left"/>
      <w:pPr>
        <w:ind w:left="4680" w:hanging="2160"/>
      </w:pPr>
      <w:rPr>
        <w:rFonts w:hint="default"/>
        <w:sz w:val="24"/>
      </w:rPr>
    </w:lvl>
    <w:lvl w:ilvl="7">
      <w:start w:val="1"/>
      <w:numFmt w:val="decimal"/>
      <w:isLgl/>
      <w:lvlText w:val="%1.%2.%3.%4.%5.%6.%7.%8."/>
      <w:lvlJc w:val="left"/>
      <w:pPr>
        <w:ind w:left="5040" w:hanging="2160"/>
      </w:pPr>
      <w:rPr>
        <w:rFonts w:hint="default"/>
        <w:sz w:val="24"/>
      </w:rPr>
    </w:lvl>
    <w:lvl w:ilvl="8">
      <w:start w:val="1"/>
      <w:numFmt w:val="decimal"/>
      <w:isLgl/>
      <w:lvlText w:val="%1.%2.%3.%4.%5.%6.%7.%8.%9."/>
      <w:lvlJc w:val="left"/>
      <w:pPr>
        <w:ind w:left="5760" w:hanging="2520"/>
      </w:pPr>
      <w:rPr>
        <w:rFonts w:hint="default"/>
        <w:sz w:val="24"/>
      </w:rPr>
    </w:lvl>
  </w:abstractNum>
  <w:abstractNum w:abstractNumId="9" w15:restartNumberingAfterBreak="0">
    <w:nsid w:val="75B31FB2"/>
    <w:multiLevelType w:val="hybridMultilevel"/>
    <w:tmpl w:val="508C7DFC"/>
    <w:lvl w:ilvl="0" w:tplc="793EA3FE">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C46D22"/>
    <w:multiLevelType w:val="hybridMultilevel"/>
    <w:tmpl w:val="149A9584"/>
    <w:lvl w:ilvl="0" w:tplc="08090009">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30420499">
    <w:abstractNumId w:val="8"/>
  </w:num>
  <w:num w:numId="2" w16cid:durableId="1399132197">
    <w:abstractNumId w:val="1"/>
  </w:num>
  <w:num w:numId="3" w16cid:durableId="1351301399">
    <w:abstractNumId w:val="0"/>
  </w:num>
  <w:num w:numId="4" w16cid:durableId="1425761799">
    <w:abstractNumId w:val="10"/>
  </w:num>
  <w:num w:numId="5" w16cid:durableId="1564176013">
    <w:abstractNumId w:val="9"/>
  </w:num>
  <w:num w:numId="6" w16cid:durableId="2104909804">
    <w:abstractNumId w:val="6"/>
  </w:num>
  <w:num w:numId="7" w16cid:durableId="1609460678">
    <w:abstractNumId w:val="5"/>
  </w:num>
  <w:num w:numId="8" w16cid:durableId="1374227872">
    <w:abstractNumId w:val="2"/>
  </w:num>
  <w:num w:numId="9" w16cid:durableId="1663049617">
    <w:abstractNumId w:val="4"/>
  </w:num>
  <w:num w:numId="10" w16cid:durableId="1776516299">
    <w:abstractNumId w:val="7"/>
  </w:num>
  <w:num w:numId="11" w16cid:durableId="81005704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uwaferanmi Jaiyeoba">
    <w15:presenceInfo w15:providerId="Windows Live" w15:userId="311b025ca07fd6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5D"/>
    <w:rsid w:val="000024D5"/>
    <w:rsid w:val="000606F5"/>
    <w:rsid w:val="00063BD2"/>
    <w:rsid w:val="00093E00"/>
    <w:rsid w:val="000E3293"/>
    <w:rsid w:val="00174294"/>
    <w:rsid w:val="001A64F6"/>
    <w:rsid w:val="002A0D55"/>
    <w:rsid w:val="002A1856"/>
    <w:rsid w:val="002A558A"/>
    <w:rsid w:val="002D123B"/>
    <w:rsid w:val="002D42E3"/>
    <w:rsid w:val="002F4BEF"/>
    <w:rsid w:val="003056E3"/>
    <w:rsid w:val="003F6758"/>
    <w:rsid w:val="0045275D"/>
    <w:rsid w:val="00547674"/>
    <w:rsid w:val="005A068C"/>
    <w:rsid w:val="00692685"/>
    <w:rsid w:val="007771E8"/>
    <w:rsid w:val="007D7A9E"/>
    <w:rsid w:val="008B2411"/>
    <w:rsid w:val="009A74A1"/>
    <w:rsid w:val="00A112DB"/>
    <w:rsid w:val="00AD0835"/>
    <w:rsid w:val="00AE30BF"/>
    <w:rsid w:val="00B3020B"/>
    <w:rsid w:val="00B60D95"/>
    <w:rsid w:val="00C47447"/>
    <w:rsid w:val="00C47482"/>
    <w:rsid w:val="00CF1A1A"/>
    <w:rsid w:val="00D067ED"/>
    <w:rsid w:val="00D91377"/>
    <w:rsid w:val="00D91FEE"/>
    <w:rsid w:val="00DA49DF"/>
    <w:rsid w:val="00EC006C"/>
    <w:rsid w:val="00ED02FD"/>
    <w:rsid w:val="00F60E68"/>
    <w:rsid w:val="00FC7A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F296B3"/>
  <w15:chartTrackingRefBased/>
  <w15:docId w15:val="{3DFCCE51-19AA-4175-957E-76935D7C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75D"/>
    <w:rPr>
      <w:rFonts w:eastAsiaTheme="majorEastAsia" w:cstheme="majorBidi"/>
      <w:color w:val="272727" w:themeColor="text1" w:themeTint="D8"/>
    </w:rPr>
  </w:style>
  <w:style w:type="paragraph" w:styleId="Title">
    <w:name w:val="Title"/>
    <w:basedOn w:val="Normal"/>
    <w:next w:val="Normal"/>
    <w:link w:val="TitleChar"/>
    <w:uiPriority w:val="10"/>
    <w:qFormat/>
    <w:rsid w:val="00452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75D"/>
    <w:pPr>
      <w:spacing w:before="160"/>
      <w:jc w:val="center"/>
    </w:pPr>
    <w:rPr>
      <w:i/>
      <w:iCs/>
      <w:color w:val="404040" w:themeColor="text1" w:themeTint="BF"/>
    </w:rPr>
  </w:style>
  <w:style w:type="character" w:customStyle="1" w:styleId="QuoteChar">
    <w:name w:val="Quote Char"/>
    <w:basedOn w:val="DefaultParagraphFont"/>
    <w:link w:val="Quote"/>
    <w:uiPriority w:val="29"/>
    <w:rsid w:val="0045275D"/>
    <w:rPr>
      <w:i/>
      <w:iCs/>
      <w:color w:val="404040" w:themeColor="text1" w:themeTint="BF"/>
    </w:rPr>
  </w:style>
  <w:style w:type="paragraph" w:styleId="ListParagraph">
    <w:name w:val="List Paragraph"/>
    <w:basedOn w:val="Normal"/>
    <w:uiPriority w:val="34"/>
    <w:qFormat/>
    <w:rsid w:val="0045275D"/>
    <w:pPr>
      <w:ind w:left="720"/>
      <w:contextualSpacing/>
    </w:pPr>
  </w:style>
  <w:style w:type="character" w:styleId="IntenseEmphasis">
    <w:name w:val="Intense Emphasis"/>
    <w:basedOn w:val="DefaultParagraphFont"/>
    <w:uiPriority w:val="21"/>
    <w:qFormat/>
    <w:rsid w:val="0045275D"/>
    <w:rPr>
      <w:i/>
      <w:iCs/>
      <w:color w:val="0F4761" w:themeColor="accent1" w:themeShade="BF"/>
    </w:rPr>
  </w:style>
  <w:style w:type="paragraph" w:styleId="IntenseQuote">
    <w:name w:val="Intense Quote"/>
    <w:basedOn w:val="Normal"/>
    <w:next w:val="Normal"/>
    <w:link w:val="IntenseQuoteChar"/>
    <w:uiPriority w:val="30"/>
    <w:qFormat/>
    <w:rsid w:val="00452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75D"/>
    <w:rPr>
      <w:i/>
      <w:iCs/>
      <w:color w:val="0F4761" w:themeColor="accent1" w:themeShade="BF"/>
    </w:rPr>
  </w:style>
  <w:style w:type="character" w:styleId="IntenseReference">
    <w:name w:val="Intense Reference"/>
    <w:basedOn w:val="DefaultParagraphFont"/>
    <w:uiPriority w:val="32"/>
    <w:qFormat/>
    <w:rsid w:val="0045275D"/>
    <w:rPr>
      <w:b/>
      <w:bCs/>
      <w:smallCaps/>
      <w:color w:val="0F4761" w:themeColor="accent1" w:themeShade="BF"/>
      <w:spacing w:val="5"/>
    </w:rPr>
  </w:style>
  <w:style w:type="paragraph" w:styleId="Revision">
    <w:name w:val="Revision"/>
    <w:hidden/>
    <w:uiPriority w:val="99"/>
    <w:semiHidden/>
    <w:rsid w:val="005A06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1254</TotalTime>
  <Pages>1</Pages>
  <Words>935</Words>
  <Characters>5162</Characters>
  <Application>Microsoft Office Word</Application>
  <DocSecurity>0</DocSecurity>
  <Lines>120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Oluwaferanmi Jaiyeoba</dc:creator>
  <cp:keywords/>
  <dc:description/>
  <cp:lastModifiedBy>Oluwaferanmi Jaiyeoba</cp:lastModifiedBy>
  <cp:revision>3</cp:revision>
  <dcterms:created xsi:type="dcterms:W3CDTF">2024-11-10T13:37:00Z</dcterms:created>
  <dcterms:modified xsi:type="dcterms:W3CDTF">2024-11-11T11:27:00Z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9c218618-f844-4831-9e11-dc287d54302d</vt:lpwstr>
  </property>
</Properties>
</file>